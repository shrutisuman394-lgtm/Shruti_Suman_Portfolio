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A6FC6E" w14:textId="77777777" w:rsidR="009815CC" w:rsidRDefault="009815CC" w:rsidP="009815CC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en-US"/>
        </w:rPr>
        <w:t xml:space="preserve">Introducing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the most extensive, engaging &amp; rich-repository of K-12 Digital Content “ContentShaala”</w:t>
      </w:r>
    </w:p>
    <w:p w14:paraId="312ED9DC" w14:textId="77777777" w:rsidR="009815CC" w:rsidRDefault="009815CC" w:rsidP="009815CC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D6894DA" w14:textId="77777777" w:rsidR="009815CC" w:rsidRPr="00F411F3" w:rsidRDefault="009815CC" w:rsidP="009815CC">
      <w:pPr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en-US"/>
        </w:rPr>
      </w:pPr>
      <w:r w:rsidRPr="009815CC">
        <w:rPr>
          <w:rFonts w:ascii="Times New Roman" w:hAnsi="Times New Roman" w:cs="Times New Roman"/>
          <w:sz w:val="24"/>
          <w:szCs w:val="24"/>
        </w:rPr>
        <w:t xml:space="preserve">Unlocking the door to excellence, we offer </w:t>
      </w:r>
      <w:r w:rsidRPr="009815C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a well-</w:t>
      </w:r>
      <w:r w:rsidRPr="009815CC">
        <w:rPr>
          <w:rFonts w:ascii="Times New Roman" w:hAnsi="Times New Roman" w:cs="Times New Roman"/>
          <w:sz w:val="24"/>
          <w:szCs w:val="24"/>
        </w:rPr>
        <w:t>designed &amp; expert-driven</w:t>
      </w:r>
      <w:r w:rsidRPr="009815C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 xml:space="preserve"> digital content library for K-12 “</w:t>
      </w:r>
      <w:r w:rsidRPr="00F411F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ContentShaala</w:t>
      </w:r>
      <w:r w:rsidRPr="009815CC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  <w:t>” that is curated as per the latest CBSE curriculum.</w:t>
      </w:r>
      <w:r w:rsidRPr="00F411F3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en-US"/>
        </w:rPr>
        <w:t xml:space="preserve"> </w:t>
      </w:r>
      <w:r w:rsidRPr="00F411F3">
        <w:rPr>
          <w:rStyle w:val="Strong"/>
          <w:rFonts w:ascii="Times New Roman" w:hAnsi="Times New Roman" w:cs="Times New Roman"/>
          <w:b w:val="0"/>
          <w:sz w:val="24"/>
          <w:szCs w:val="24"/>
        </w:rPr>
        <w:t>From interactive lessons and virtual simulations to engaging quizzes and multimedia content, our platform offers a wealth of resources to support learners in their educational journey.</w:t>
      </w:r>
    </w:p>
    <w:p w14:paraId="28423AA4" w14:textId="77777777" w:rsidR="009815CC" w:rsidRPr="009815CC" w:rsidRDefault="009815CC" w:rsidP="002607E7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0B513A9" w14:textId="341F41CF" w:rsidR="002607E7" w:rsidRPr="00252AFF" w:rsidRDefault="002607E7" w:rsidP="002607E7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252AFF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The App-based K-12 Digital Content incorporates:</w:t>
      </w:r>
    </w:p>
    <w:p w14:paraId="4DC01701" w14:textId="77777777" w:rsidR="002607E7" w:rsidRPr="00252AFF" w:rsidRDefault="002607E7" w:rsidP="002607E7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8C8CFD9" w14:textId="659FF1AF" w:rsidR="009526B3" w:rsidRPr="00252AFF" w:rsidRDefault="00F92B71" w:rsidP="009526B3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252A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Real time app-based </w:t>
      </w:r>
      <w:r w:rsidR="004425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</w:t>
      </w:r>
      <w:r w:rsidR="00DC3B3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igital </w:t>
      </w:r>
      <w:r w:rsidR="004425D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C</w:t>
      </w:r>
      <w:r w:rsidRPr="00252A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ontent</w:t>
      </w:r>
    </w:p>
    <w:p w14:paraId="4A77E21B" w14:textId="586F8908" w:rsidR="00F0304E" w:rsidDel="00B81D58" w:rsidRDefault="001074F2" w:rsidP="009526B3">
      <w:pPr>
        <w:pStyle w:val="ListParagraph"/>
        <w:spacing w:after="0"/>
        <w:ind w:left="360"/>
        <w:jc w:val="both"/>
        <w:rPr>
          <w:del w:id="0" w:author="Shruti Suman" w:date="2023-07-24T16:12:00Z"/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 w:rsidR="00F730F8"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app-based learning application, "ContentShaala", covers the entire nursery to class XII syllabus,</w:t>
      </w:r>
      <w:r w:rsidR="00F730F8" w:rsidRPr="00252AFF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using conceptual videos and excellent adaptive learning methodologies</w:t>
      </w:r>
      <w:r w:rsidR="00F730F8"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="009526B3"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Globus ContentShaala App </w:t>
      </w:r>
      <w:r w:rsidR="009815C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consist of </w:t>
      </w:r>
      <w:r w:rsidR="009815CC"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>three</w:t>
      </w:r>
      <w:r w:rsidR="009526B3"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parts </w:t>
      </w:r>
      <w:del w:id="1" w:author="Shruti Suman" w:date="2023-07-26T13:23:00Z">
        <w:r w:rsidR="009526B3" w:rsidRPr="00252AFF" w:rsidDel="0076633F">
          <w:rPr>
            <w:rFonts w:ascii="Times New Roman" w:eastAsia="Times New Roman" w:hAnsi="Times New Roman" w:cs="Times New Roman"/>
            <w:color w:val="000000"/>
            <w:sz w:val="24"/>
            <w:szCs w:val="24"/>
          </w:rPr>
          <w:delText xml:space="preserve">– </w:delText>
        </w:r>
      </w:del>
    </w:p>
    <w:p w14:paraId="483DFE7F" w14:textId="171495FF" w:rsidR="009526B3" w:rsidRPr="0076633F" w:rsidRDefault="00F0304E" w:rsidP="0076633F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76633F">
        <w:rPr>
          <w:rFonts w:ascii="Times New Roman" w:hAnsi="Times New Roman" w:cs="Times New Roman"/>
          <w:b/>
          <w:bCs/>
          <w:sz w:val="24"/>
          <w:szCs w:val="24"/>
        </w:rPr>
        <w:t>Learn</w:t>
      </w:r>
      <w:r w:rsidR="009526B3" w:rsidRPr="0076633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76633F">
        <w:rPr>
          <w:rFonts w:ascii="Times New Roman" w:hAnsi="Times New Roman" w:cs="Times New Roman"/>
          <w:b/>
          <w:bCs/>
          <w:sz w:val="24"/>
          <w:szCs w:val="24"/>
        </w:rPr>
        <w:t xml:space="preserve">Test </w:t>
      </w:r>
      <w:r w:rsidR="009526B3" w:rsidRPr="0076633F">
        <w:rPr>
          <w:rFonts w:ascii="Times New Roman" w:hAnsi="Times New Roman" w:cs="Times New Roman"/>
          <w:b/>
          <w:bCs/>
          <w:sz w:val="24"/>
          <w:szCs w:val="24"/>
        </w:rPr>
        <w:t>and Performance</w:t>
      </w:r>
      <w:r w:rsidR="009526B3" w:rsidRPr="0076633F">
        <w:rPr>
          <w:rFonts w:ascii="Times New Roman" w:hAnsi="Times New Roman" w:cs="Times New Roman"/>
          <w:sz w:val="24"/>
          <w:szCs w:val="24"/>
        </w:rPr>
        <w:t xml:space="preserve">. </w:t>
      </w:r>
      <w:r w:rsidR="002607E7" w:rsidRPr="0076633F">
        <w:rPr>
          <w:rFonts w:ascii="Times New Roman" w:hAnsi="Times New Roman" w:cs="Times New Roman"/>
          <w:sz w:val="24"/>
          <w:szCs w:val="24"/>
        </w:rPr>
        <w:t xml:space="preserve">Once you log in to the app you can </w:t>
      </w:r>
      <w:r w:rsidR="00566DB5" w:rsidRPr="0076633F">
        <w:rPr>
          <w:rFonts w:ascii="Times New Roman" w:hAnsi="Times New Roman" w:cs="Times New Roman"/>
          <w:sz w:val="24"/>
          <w:szCs w:val="24"/>
        </w:rPr>
        <w:t xml:space="preserve">learn from videos &amp; </w:t>
      </w:r>
      <w:r w:rsidR="002607E7" w:rsidRPr="0076633F">
        <w:rPr>
          <w:rFonts w:ascii="Times New Roman" w:hAnsi="Times New Roman" w:cs="Times New Roman"/>
          <w:sz w:val="24"/>
          <w:szCs w:val="24"/>
        </w:rPr>
        <w:t>practice multiple assessments</w:t>
      </w:r>
      <w:r w:rsidR="00653D93" w:rsidRPr="0076633F">
        <w:rPr>
          <w:rFonts w:ascii="Times New Roman" w:hAnsi="Times New Roman" w:cs="Times New Roman"/>
          <w:sz w:val="24"/>
          <w:szCs w:val="24"/>
        </w:rPr>
        <w:t>.</w:t>
      </w:r>
      <w:r w:rsidR="009526B3" w:rsidRPr="0076633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EB54D8" w14:textId="3C229B57" w:rsidR="00E24778" w:rsidRPr="00252AFF" w:rsidRDefault="00E24778" w:rsidP="009526B3">
      <w:pPr>
        <w:pStyle w:val="ListParagraph"/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AE2D48" w14:textId="589FA79E" w:rsidR="00E24778" w:rsidRPr="00252AFF" w:rsidRDefault="00E24778" w:rsidP="00E24778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252A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Accessibility of </w:t>
      </w:r>
      <w:r w:rsidR="00566DB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c</w:t>
      </w:r>
      <w:r w:rsidRPr="00252A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ontent in Online/Offline Modes</w:t>
      </w:r>
    </w:p>
    <w:p w14:paraId="29BE63B9" w14:textId="231EB00D" w:rsidR="00E24778" w:rsidRPr="00252AFF" w:rsidRDefault="00F730F8" w:rsidP="00E24778">
      <w:pPr>
        <w:pStyle w:val="ListParagraph"/>
        <w:spacing w:after="0"/>
        <w:ind w:left="36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252A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One of the greatest </w:t>
      </w:r>
      <w:r w:rsidR="00A2054F" w:rsidRPr="00252AFF">
        <w:rPr>
          <w:rFonts w:ascii="Times New Roman" w:hAnsi="Times New Roman" w:cs="Times New Roman"/>
          <w:color w:val="000000" w:themeColor="text1"/>
          <w:sz w:val="24"/>
          <w:szCs w:val="24"/>
        </w:rPr>
        <w:t>advantages</w:t>
      </w:r>
      <w:r w:rsidRPr="00252A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8607A9" w:rsidRPr="00252A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of “ContentShaala” </w:t>
      </w:r>
      <w:r w:rsidRPr="00252A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is that </w:t>
      </w:r>
      <w:r w:rsidR="00E66B9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it </w:t>
      </w:r>
      <w:r w:rsidRPr="00252A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can be accessed in both online as well as offline modes. Offline access is an advantage for learners </w:t>
      </w:r>
      <w:r w:rsidR="004425D2">
        <w:rPr>
          <w:rFonts w:ascii="Times New Roman" w:hAnsi="Times New Roman" w:cs="Times New Roman"/>
          <w:color w:val="000000" w:themeColor="text1"/>
          <w:sz w:val="24"/>
          <w:szCs w:val="24"/>
        </w:rPr>
        <w:t>who</w:t>
      </w:r>
      <w:r w:rsidR="004425D2" w:rsidRPr="00252A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52AFF">
        <w:rPr>
          <w:rFonts w:ascii="Times New Roman" w:hAnsi="Times New Roman" w:cs="Times New Roman"/>
          <w:color w:val="000000" w:themeColor="text1"/>
          <w:sz w:val="24"/>
          <w:szCs w:val="24"/>
        </w:rPr>
        <w:t>face network connectivity problems</w:t>
      </w:r>
      <w:r w:rsidR="00566DB5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 w:rsidR="00A2054F" w:rsidRPr="00252A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removing barrier in continuation of accessing </w:t>
      </w:r>
      <w:r w:rsidR="00566DB5">
        <w:rPr>
          <w:rFonts w:ascii="Times New Roman" w:hAnsi="Times New Roman" w:cs="Times New Roman"/>
          <w:color w:val="000000" w:themeColor="text1"/>
          <w:sz w:val="24"/>
          <w:szCs w:val="24"/>
        </w:rPr>
        <w:t>content</w:t>
      </w:r>
      <w:r w:rsidR="00A2054F" w:rsidRPr="00252AF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62381846" w14:textId="77777777" w:rsidR="002607E7" w:rsidRPr="00252AFF" w:rsidRDefault="002607E7" w:rsidP="002607E7">
      <w:pPr>
        <w:spacing w:after="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D081856" w14:textId="77777777" w:rsidR="002607E7" w:rsidRPr="00252AFF" w:rsidRDefault="002607E7" w:rsidP="002607E7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bookmarkStart w:id="2" w:name="_Hlk131690267"/>
      <w:bookmarkStart w:id="3" w:name="_Hlk131690482"/>
      <w:r w:rsidRPr="00252A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Available for Android/iOS/Windows Platforms</w:t>
      </w:r>
      <w:r w:rsidRPr="00252AF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: </w:t>
      </w:r>
    </w:p>
    <w:p w14:paraId="5A9A6C17" w14:textId="402F80F0" w:rsidR="002607E7" w:rsidRPr="00252AFF" w:rsidRDefault="002E0BDF" w:rsidP="002607E7">
      <w:pPr>
        <w:pStyle w:val="ListParagraph"/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Learners can access content across different platforms for varying usage preferences</w:t>
      </w:r>
      <w:r w:rsidR="002607E7"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>. One can avail the content in Android/iOS</w:t>
      </w:r>
      <w:r w:rsidR="00566DB5">
        <w:rPr>
          <w:rFonts w:ascii="Times New Roman" w:eastAsia="Times New Roman" w:hAnsi="Times New Roman" w:cs="Times New Roman"/>
          <w:color w:val="000000"/>
          <w:sz w:val="24"/>
          <w:szCs w:val="24"/>
        </w:rPr>
        <w:t>/windows</w:t>
      </w:r>
      <w:r w:rsidR="002607E7"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-based devices and to the wide range of interactive digital learning products/solutions like </w:t>
      </w:r>
      <w:r w:rsidR="00F92B71"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Mobile </w:t>
      </w:r>
      <w:r w:rsidR="00566DB5"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 w:rsidR="00566DB5"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>hones</w:t>
      </w:r>
      <w:r w:rsidR="00F92B71"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="00566DB5">
        <w:rPr>
          <w:rFonts w:ascii="Times New Roman" w:eastAsia="Times New Roman" w:hAnsi="Times New Roman" w:cs="Times New Roman"/>
          <w:color w:val="000000"/>
          <w:sz w:val="24"/>
          <w:szCs w:val="24"/>
        </w:rPr>
        <w:t>T</w:t>
      </w:r>
      <w:r w:rsidR="00566DB5"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>ablets</w:t>
      </w:r>
      <w:r w:rsidR="00F92B71"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="002607E7"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Interactive Displays, Digital Board, </w:t>
      </w:r>
      <w:r w:rsidR="00647FDA">
        <w:rPr>
          <w:rFonts w:ascii="Times New Roman" w:eastAsia="Times New Roman" w:hAnsi="Times New Roman" w:cs="Times New Roman"/>
          <w:color w:val="000000"/>
          <w:sz w:val="24"/>
          <w:szCs w:val="24"/>
        </w:rPr>
        <w:t>Laptop,</w:t>
      </w:r>
      <w:r w:rsidR="00D000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2607E7"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>and many more to turn the classroom into the most engaging learning environment.</w:t>
      </w:r>
    </w:p>
    <w:p w14:paraId="713187D1" w14:textId="77777777" w:rsidR="002607E7" w:rsidRPr="00252AFF" w:rsidRDefault="002607E7" w:rsidP="002607E7">
      <w:pPr>
        <w:pStyle w:val="ListParagraph"/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bookmarkEnd w:id="2"/>
    <w:p w14:paraId="1434587C" w14:textId="77777777" w:rsidR="002607E7" w:rsidRPr="00252AFF" w:rsidRDefault="002607E7" w:rsidP="002607E7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252A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High-quality Videos in Bilingual Languages</w:t>
      </w:r>
      <w:r w:rsidRPr="00252AF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:</w:t>
      </w:r>
    </w:p>
    <w:p w14:paraId="373354C1" w14:textId="5FFA7210" w:rsidR="002607E7" w:rsidRPr="00252AFF" w:rsidRDefault="00A1730D" w:rsidP="002607E7">
      <w:pPr>
        <w:pStyle w:val="ListParagraph"/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>Empowering</w:t>
      </w:r>
      <w:r w:rsidR="002607E7"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learners by removing language barriers, we have tried to inculcate two National languages of the country to make children learn, understand, and adopt concepts in their preferable languages (English &amp; Hindi).</w:t>
      </w:r>
      <w:r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While watching the </w:t>
      </w:r>
      <w:r w:rsidR="00566D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video </w:t>
      </w:r>
      <w:r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module the learners can change the audio </w:t>
      </w:r>
      <w:r w:rsidR="00735C7A"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>mode in available languages</w:t>
      </w:r>
      <w:r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understand difficult sentences or words.</w:t>
      </w:r>
    </w:p>
    <w:p w14:paraId="4747436F" w14:textId="77777777" w:rsidR="002607E7" w:rsidRPr="00252AFF" w:rsidRDefault="002607E7" w:rsidP="002607E7">
      <w:pPr>
        <w:pStyle w:val="ListParagraph"/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bookmarkEnd w:id="3"/>
    <w:p w14:paraId="13F2D291" w14:textId="6F049B6D" w:rsidR="002607E7" w:rsidRPr="00252AFF" w:rsidRDefault="002607E7" w:rsidP="002607E7">
      <w:pPr>
        <w:pStyle w:val="ListParagraph"/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252A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More than </w:t>
      </w:r>
      <w:r w:rsidR="00274883" w:rsidRPr="00252A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1</w:t>
      </w:r>
      <w:r w:rsidRPr="00252A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0,000</w:t>
      </w:r>
      <w:r w:rsidR="00735C7A" w:rsidRPr="00252A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+</w:t>
      </w:r>
      <w:r w:rsidRPr="00252A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 xml:space="preserve"> Animated Videos</w:t>
      </w:r>
      <w:r w:rsidRPr="00252AF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:</w:t>
      </w:r>
    </w:p>
    <w:p w14:paraId="5F20C275" w14:textId="50105A50" w:rsidR="00A1730D" w:rsidRPr="00252AFF" w:rsidRDefault="00A1730D" w:rsidP="00A1730D">
      <w:pPr>
        <w:pStyle w:val="ListParagraph"/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Wide ranges </w:t>
      </w:r>
      <w:r w:rsidR="00735C7A"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of </w:t>
      </w:r>
      <w:r w:rsidR="00566DB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Animated and Anchor Based Videos, </w:t>
      </w:r>
      <w:r w:rsidR="00274883"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Real-life videos, Science Experiments,10,000+ interactive </w:t>
      </w:r>
      <w:r w:rsidR="00B81D58"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>game</w:t>
      </w:r>
      <w:r w:rsidR="00B81D58">
        <w:rPr>
          <w:rFonts w:ascii="Times New Roman" w:eastAsia="Times New Roman" w:hAnsi="Times New Roman" w:cs="Times New Roman"/>
          <w:color w:val="000000"/>
          <w:sz w:val="24"/>
          <w:szCs w:val="24"/>
        </w:rPr>
        <w:t>s and</w:t>
      </w:r>
      <w:r w:rsidR="00274883"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 million learning resources mapped for personalized learning are available. More than 10,000</w:t>
      </w:r>
      <w:r w:rsidR="00735C7A"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>+</w:t>
      </w:r>
      <w:r w:rsidR="00274883"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animated videos </w:t>
      </w:r>
      <w:r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allow learners to </w:t>
      </w:r>
      <w:r w:rsidR="00274883"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>study from</w:t>
      </w:r>
      <w:r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most interactive learning platform with the maximum achievement </w:t>
      </w:r>
      <w:r w:rsidR="00274883"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r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clarity.</w:t>
      </w:r>
    </w:p>
    <w:p w14:paraId="17933745" w14:textId="77777777" w:rsidR="00A1730D" w:rsidRPr="00252AFF" w:rsidRDefault="00A1730D" w:rsidP="00A1730D">
      <w:pPr>
        <w:pStyle w:val="ListParagraph"/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9633A4" w14:textId="6EC49097" w:rsidR="002607E7" w:rsidRPr="00252AFF" w:rsidRDefault="002607E7" w:rsidP="00A1730D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 w:rsidRPr="00252A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>“Special Learning Zone” for dyslexic students</w:t>
      </w:r>
      <w:r w:rsidRPr="00252AF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:</w:t>
      </w:r>
    </w:p>
    <w:p w14:paraId="3E47C61D" w14:textId="05862AFC" w:rsidR="002607E7" w:rsidRDefault="0076633F" w:rsidP="002607E7">
      <w:pPr>
        <w:pStyle w:val="ListParagraph"/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r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35C7A"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>App incorporates</w:t>
      </w:r>
      <w:r w:rsidR="002607E7"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2607E7" w:rsidRPr="00252A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special learning zone</w:t>
      </w:r>
      <w:r w:rsidR="002607E7"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 Dyslexic students</w:t>
      </w:r>
      <w:r w:rsidR="00AA7D65"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CA0458">
        <w:rPr>
          <w:rFonts w:ascii="Times New Roman" w:eastAsia="Times New Roman" w:hAnsi="Times New Roman" w:cs="Times New Roman"/>
          <w:color w:val="000000"/>
          <w:sz w:val="24"/>
          <w:szCs w:val="24"/>
        </w:rPr>
        <w:t>who</w:t>
      </w:r>
      <w:r w:rsidR="00CA0458"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2607E7"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>require special attention in the process of learning adaptability</w:t>
      </w:r>
      <w:r w:rsidR="00AA7D65"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="00735C7A"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 w:rsidR="002607E7"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well-defined special learning zone </w:t>
      </w:r>
      <w:r w:rsidR="00735C7A"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will help </w:t>
      </w:r>
      <w:r w:rsidR="00CA045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these students </w:t>
      </w:r>
      <w:r w:rsidR="00735C7A"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</w:t>
      </w:r>
      <w:r w:rsidR="002607E7"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>achieve the maximum with being less troubled.</w:t>
      </w:r>
      <w:r w:rsidR="008B7AEB"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964E8"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Moreover, a learner can adjust the speed of </w:t>
      </w:r>
      <w:r w:rsidR="006F615D"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>the available</w:t>
      </w:r>
      <w:r w:rsidR="000964E8"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videos according to their needs, allowing them to learn at their own pace</w:t>
      </w:r>
      <w:r w:rsidR="008B7AEB"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F789CBB" w14:textId="01219C09" w:rsidR="00252AFF" w:rsidRDefault="00252AFF" w:rsidP="002607E7">
      <w:pPr>
        <w:pStyle w:val="ListParagraph"/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6BC08B" w14:textId="1DC63B9D" w:rsidR="00252AFF" w:rsidRDefault="00252AFF" w:rsidP="002607E7">
      <w:pPr>
        <w:pStyle w:val="ListParagraph"/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E9ADF7" w14:textId="77777777" w:rsidR="00252AFF" w:rsidRPr="00252AFF" w:rsidRDefault="00252AFF" w:rsidP="002607E7">
      <w:pPr>
        <w:pStyle w:val="ListParagraph"/>
        <w:spacing w:after="0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2880E77" w14:textId="77777777" w:rsidR="002607E7" w:rsidRPr="00252AFF" w:rsidRDefault="002607E7" w:rsidP="002607E7">
      <w:pPr>
        <w:pStyle w:val="ListParagraph"/>
        <w:spacing w:after="0"/>
        <w:ind w:lef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89FD375" w14:textId="77777777" w:rsidR="002607E7" w:rsidRPr="00252AFF" w:rsidRDefault="002607E7" w:rsidP="002607E7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252A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Teachers’ tools to track students’ “Progress &amp; Performance”</w:t>
      </w:r>
      <w:r w:rsidRPr="00252AF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: </w:t>
      </w:r>
    </w:p>
    <w:p w14:paraId="467FFC61" w14:textId="5163BD16" w:rsidR="002607E7" w:rsidRPr="00252AFF" w:rsidRDefault="00A1730D" w:rsidP="002607E7">
      <w:pPr>
        <w:pStyle w:val="ListParagraph"/>
        <w:spacing w:after="0"/>
        <w:ind w:left="360"/>
        <w:jc w:val="both"/>
        <w:rPr>
          <w:rFonts w:ascii="Times New Roman" w:hAnsi="Times New Roman" w:cs="Times New Roman"/>
          <w:color w:val="000000" w:themeColor="text1"/>
          <w:sz w:val="24"/>
          <w:szCs w:val="24"/>
          <w:u w:val="single"/>
        </w:rPr>
      </w:pPr>
      <w:r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Globus digital content is embraced with a huge question bank of more than </w:t>
      </w:r>
      <w:r w:rsidR="00653D93">
        <w:rPr>
          <w:rFonts w:ascii="Times New Roman" w:eastAsia="Times New Roman" w:hAnsi="Times New Roman" w:cs="Times New Roman"/>
          <w:color w:val="000000"/>
          <w:sz w:val="24"/>
          <w:szCs w:val="24"/>
        </w:rPr>
        <w:t>1 Lakh</w:t>
      </w:r>
      <w:r w:rsidR="00421603"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questions and HOTS </w:t>
      </w:r>
      <w:r w:rsidR="00CA045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(High order thinking skills) </w:t>
      </w:r>
      <w:r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>in the form of interactive worksheets and quizzes present in the app.</w:t>
      </w:r>
      <w:r w:rsidR="002607E7" w:rsidRPr="00252AF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Most importantly, </w:t>
      </w:r>
      <w:r w:rsidR="002607E7" w:rsidRPr="00252AFF">
        <w:rPr>
          <w:rFonts w:ascii="Times New Roman" w:hAnsi="Times New Roman" w:cs="Times New Roman"/>
          <w:color w:val="000000" w:themeColor="text1"/>
          <w:sz w:val="24"/>
          <w:szCs w:val="24"/>
        </w:rPr>
        <w:t>teachers can track students' complete usage, progress, and performance. Based on these insights, teachers can improve their teaching technique and student's performance.</w:t>
      </w:r>
    </w:p>
    <w:p w14:paraId="3701FD04" w14:textId="05B2E124" w:rsidR="002607E7" w:rsidRPr="00252AFF" w:rsidRDefault="002607E7" w:rsidP="002607E7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4F5DAC2" w14:textId="77777777" w:rsidR="00E53674" w:rsidRPr="00252AFF" w:rsidRDefault="00E53674">
      <w:pPr>
        <w:rPr>
          <w:rFonts w:ascii="Times New Roman" w:hAnsi="Times New Roman" w:cs="Times New Roman"/>
          <w:sz w:val="24"/>
          <w:szCs w:val="24"/>
        </w:rPr>
      </w:pPr>
    </w:p>
    <w:sectPr w:rsidR="00E53674" w:rsidRPr="00252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4E0FC3"/>
    <w:multiLevelType w:val="hybridMultilevel"/>
    <w:tmpl w:val="923207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4962891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Shruti Suman">
    <w15:presenceInfo w15:providerId="AD" w15:userId="S::shruti.suman@globusinfocom.com::a2a95682-2ac4-40f1-92d7-83feb44495c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EzszA1M7QwNzUzMzNR0lEKTi0uzszPAykwqQUAmLulWCwAAAA="/>
  </w:docVars>
  <w:rsids>
    <w:rsidRoot w:val="002607E7"/>
    <w:rsid w:val="000964E8"/>
    <w:rsid w:val="001074F2"/>
    <w:rsid w:val="0014386B"/>
    <w:rsid w:val="00252AFF"/>
    <w:rsid w:val="002607E7"/>
    <w:rsid w:val="00274883"/>
    <w:rsid w:val="002B6AAC"/>
    <w:rsid w:val="002E0BDF"/>
    <w:rsid w:val="00304824"/>
    <w:rsid w:val="003538B7"/>
    <w:rsid w:val="00377396"/>
    <w:rsid w:val="003D121C"/>
    <w:rsid w:val="00406385"/>
    <w:rsid w:val="00421603"/>
    <w:rsid w:val="004425D2"/>
    <w:rsid w:val="00566DB5"/>
    <w:rsid w:val="005E3927"/>
    <w:rsid w:val="00647FDA"/>
    <w:rsid w:val="00653D93"/>
    <w:rsid w:val="0068070C"/>
    <w:rsid w:val="006F615D"/>
    <w:rsid w:val="007327A6"/>
    <w:rsid w:val="00735C7A"/>
    <w:rsid w:val="0076633F"/>
    <w:rsid w:val="007A4EC8"/>
    <w:rsid w:val="008257E1"/>
    <w:rsid w:val="008607A9"/>
    <w:rsid w:val="008B7AEB"/>
    <w:rsid w:val="009526B3"/>
    <w:rsid w:val="009815CC"/>
    <w:rsid w:val="00A1730D"/>
    <w:rsid w:val="00A2054F"/>
    <w:rsid w:val="00AA7D65"/>
    <w:rsid w:val="00B81D58"/>
    <w:rsid w:val="00BD30A9"/>
    <w:rsid w:val="00C64A96"/>
    <w:rsid w:val="00CA0458"/>
    <w:rsid w:val="00CA739B"/>
    <w:rsid w:val="00CD59E6"/>
    <w:rsid w:val="00D00073"/>
    <w:rsid w:val="00DC3B3D"/>
    <w:rsid w:val="00E24778"/>
    <w:rsid w:val="00E53674"/>
    <w:rsid w:val="00E66B9E"/>
    <w:rsid w:val="00F0304E"/>
    <w:rsid w:val="00F411F3"/>
    <w:rsid w:val="00F730F8"/>
    <w:rsid w:val="00F92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D6700"/>
  <w15:chartTrackingRefBased/>
  <w15:docId w15:val="{6DC2B4EC-B836-42FE-8E3A-D2D55E0BA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7E7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07E7"/>
    <w:pPr>
      <w:ind w:left="720"/>
      <w:contextualSpacing/>
    </w:pPr>
  </w:style>
  <w:style w:type="paragraph" w:styleId="Revision">
    <w:name w:val="Revision"/>
    <w:hidden/>
    <w:uiPriority w:val="99"/>
    <w:semiHidden/>
    <w:rsid w:val="00DC3B3D"/>
    <w:pPr>
      <w:spacing w:after="0" w:line="240" w:lineRule="auto"/>
    </w:pPr>
    <w:rPr>
      <w:lang w:val="en-GB"/>
    </w:rPr>
  </w:style>
  <w:style w:type="character" w:styleId="Strong">
    <w:name w:val="Strong"/>
    <w:basedOn w:val="DefaultParagraphFont"/>
    <w:uiPriority w:val="22"/>
    <w:qFormat/>
    <w:rsid w:val="009815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18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2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4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B7B0A92-C6C0-40F2-93EB-4252B628BB98}">
  <we:reference id="wa200003478" version="1.0.0.0" store="en-US" storeType="OMEX"/>
  <we:alternateReferences>
    <we:reference id="wa200003478" version="1.0.0.0" store="" storeType="OMEX"/>
  </we:alternateReferences>
  <we:properties>
    <we:property name="draftId" value="&quot;d1a5d6ee-7c60-4f8f-a1e5-339387e17b37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Suman</dc:creator>
  <cp:keywords/>
  <dc:description/>
  <cp:lastModifiedBy>Shruti Suman</cp:lastModifiedBy>
  <cp:revision>2</cp:revision>
  <cp:lastPrinted>2023-07-26T08:00:00Z</cp:lastPrinted>
  <dcterms:created xsi:type="dcterms:W3CDTF">2024-03-26T12:01:00Z</dcterms:created>
  <dcterms:modified xsi:type="dcterms:W3CDTF">2024-03-26T12:01:00Z</dcterms:modified>
</cp:coreProperties>
</file>